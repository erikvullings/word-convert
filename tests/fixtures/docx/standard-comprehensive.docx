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>
      <w:pPr>
        <w:pStyle w:val="Title"/>
      </w:pPr>
      <w:r>
        <w:t>Fixture Corpus</w:t>
      </w:r>
    </w:p>
    <w:p>
      <w:pPr>
        <w:pStyle w:val="Subtitle"/>
      </w:pPr>
      <w:r>
        <w:t>Cover subtitle</w:t>
      </w:r>
    </w:p>
    <w:p>
      <w:pPr>
        <w:pStyle w:val="Author"/>
      </w:pPr>
      <w:r>
        <w:t>Ada Example</w:t>
      </w:r>
    </w:p>
    <w:p>
      <w:pPr>
        <w:pStyle w:val="Heading1"/>
      </w:pPr>
      <w:r>
        <w:t>Standard heading</w:t>
      </w:r>
    </w:p>
    <w:p>
      <w:pPr>
        <w:pStyle w:val="CustomHeading"/>
      </w:pPr>
      <w:r>
        <w:t>Custom heading</w:t>
      </w:r>
    </w:p>
    <w:p>
      <w:pPr>
        <w:numPr>
          <w:ilvl w:val="0"/>
          <w:numId w:val="1"/>
        </w:numPr>
      </w:pPr>
      <w:r>
        <w:t>List item</w:t>
      </w:r>
    </w:p>
    <w:p>
      <w:pPr>
        <w:numPr>
          <w:ilvl w:val="1"/>
          <w:numId w:val="1"/>
        </w:numPr>
      </w:pPr>
      <w:r>
        <w:t>Nested item</w:t>
      </w:r>
    </w:p>
    <w:tbl>
      <w:tr>
        <w:tc>
          <w:p>
            <w:r>
              <w:t>Table cell</w:t>
            </w:r>
          </w:p>
        </w:tc>
      </w:tr>
    </w:tbl>
    <w:p>
      <w:hyperlink r:id="rLink">
        <w:r>
          <w:t>Safe hyperlink</w:t>
        </w:r>
      </w:hyperlink>
    </w:p>
    <w:p>
      <w:commentRangeStart w:id="0"/>
      <w:ins w:id="1" w:author="Editor" w:date="2024-01-01T00:00:00Z">
        <w:r>
          <w:t>Inserted text</w:t>
        </w:r>
      </w:ins>
      <w:del w:id="2" w:author="Editor" w:date="2024-01-01T00:00:00Z">
        <w:r>
          <w:delText>Deleted text</w:delText>
        </w:r>
      </w:del>
      <w:commentRangeEnd w:id="0"/>
      <w:r>
        <w:footnoteReference w:id="1"/>
        <w:endnoteReference w:id="1"/>
      </w:r>
    </w:p>
    <w:p>
      <w:r>
        <w:t>Unicode: café, Ελληνικά, 中文, 😀</w:t>
      </w:r>
    </w:p>
    <w:p>
      <w:pPr>
        <w:bidi/>
      </w:pPr>
      <w:r>
        <w:rPr>
          <w:rtl/>
          <w:lang w:bidi="ar-SA"/>
        </w:rPr>
        <w:t>مرحبا بالعالم</w:t>
      </w:r>
    </w:p>
    <w:p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m:oMathPara>
        <m:oMath>
          <m:rad>
            <m:deg/>
            <m:e>
              <m:r>
                <m:t>x</m:t>
              </m:r>
            </m:e>
          </m:rad>
          <m:sSup>
            <m:e>
              <m:r>
                <m:t>x</m:t>
              </m:r>
            </m:e>
            <m:sup>
              <m:r>
                <m:t>2</m:t>
              </m:r>
            </m:sup>
          </m:sSup>
          <m:sSub>
            <m:e>
              <m:r>
                <m:t>a</m:t>
              </m:r>
            </m:e>
            <m:sub>
              <m:r>
                <m:t>i</m:t>
              </m:r>
            </m:sub>
          </m:sSub>
          <m:m>
            <m:mr>
              <m:e>
                <m:r>
                  <m:t>1</m:t>
                </m:r>
              </m:e>
              <m:e>
                <m:r>
                  <m:t>0</m:t>
                </m:r>
              </m:e>
            </m:mr>
          </m:m>
        </m:oMath>
      </m:oMathPara>
    </w:p>
    <w:p>
      <w:r>
        <w:drawing>
          <wp:inline>
            <a:graphic>
              <a:graphicData>
                <pic:pic>
                  <pic:blipFill>
                    <a:blip r:embed="rImage1"/>
                  </pic:blipFill>
                </pic:pic>
              </a:graphicData>
            </a:graphic>
          </wp:inline>
        </w:drawing>
      </w:r>
    </w:p>
    <w:p>
      <w:r>
        <w:drawing>
          <wp:inline>
            <a:graphic>
              <a:graphicData>
                <pic:pic>
                  <pic:blipFill>
                    <a:blip r:embed="rImage2"/>
                  </pic:blipFill>
                </pic:pic>
              </a:graphicData>
            </a:graphic>
          </wp:inline>
        </w:drawing>
      </w:r>
    </w:p>
    <w:sectPr>
      <w:headerReference w:type="default" r:id="rHeader"/>
      <w:footerReference w:type="default" r:id="rFooter"/>
    </w:sectPr>
  </w:body>
</w:document>
</file>

<file path=word/comments.xml><?xml version="1.0" encoding="utf-8"?>
<w:comments xmlns:w="http://schemas.openxmlformats.org/wordprocessingml/2006/main">
  <w:comment w:id="0" w:author="Reviewer">
    <w:p>
      <w:r>
        <w:t>Review comment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text</w:t>
      </w:r>
    </w:p>
  </w:endnote>
</w:endnotes>
</file>

<file path=word/footer1.xml><?xml version="1.0" encoding="utf-8"?>
<w:ftr xmlns:w="http://schemas.openxmlformats.org/wordprocessingml/2006/main">
  <w:p>
    <w:r>
      <w:t>Repeated footer</w:t>
    </w:r>
  </w:p>
</w:ftr>
</file>

<file path=word/footnotes.xml><?xml version="1.0" encoding="utf-8"?>
<w:footnotes xmlns:w="http://schemas.openxmlformats.org/wordprocessingml/2006/main">
  <w:footnote w:id="1">
    <w:p>
      <w:r>
        <w:t>Footnote text</w:t>
      </w:r>
    </w:p>
  </w:footnote>
</w:footnotes>
</file>

<file path=word/header1.xml><?xml version="1.0" encoding="utf-8"?>
<w:hdr xmlns:w="http://schemas.openxmlformats.org/wordprocessingml/2006/main">
  <w:p>
    <w:r>
      <w:t>Repeated header</w:t>
    </w:r>
    <w:pict>
      <w:shape>
        <w:textbox>
          <w:txbxContent>
            <w:p>
              <w:r>
                <w:t>CONFIDENTIAL WATERMARK</w:t>
              </w:r>
            </w:p>
          </w:txbxContent>
        </w:textbox>
      </w:shape>
    </w:pict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decimal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52"/>
    </w:rPr>
  </w:style>
  <w:style w:type="paragraph" w:styleId="Subtitle">
    <w:name w:val="Subtitle"/>
    <w:basedOn w:val="Normal"/>
  </w:style>
  <w:style w:type="paragraph" w:styleId="Author">
    <w:name w:val="Author"/>
    <w:basedOn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2"/>
    </w:rPr>
  </w:style>
  <w:style w:type="paragraph" w:styleId="CustomHeading">
    <w:name w:val="Project section"/>
    <w:basedOn w:val="Heading1"/>
    <w:pPr>
      <w:outlineLvl w:val="1"/>
    </w:pPr>
  </w:style>
</w:styles>
</file>

<file path=word/_rels/document.xml.rels><?xml version="1.0" encoding="UTF-8"?>
<Relationships xmlns="http://schemas.openxmlformats.org/package/2006/relationships">
  <Relationship Id="rStyles" Type="http://schemas.openxmlformats.org/officeDocument/2006/relationships/styles" Target="styles.xml"/>
  <Relationship Id="rNumbering" Type="http://schemas.openxmlformats.org/officeDocument/2006/relationships/numbering" Target="numbering.xml"/>
  <Relationship Id="rFootnotes" Type="http://schemas.openxmlformats.org/officeDocument/2006/relationships/footnotes" Target="footnotes.xml"/>
  <Relationship Id="rEndnotes" Type="http://schemas.openxmlformats.org/officeDocument/2006/relationships/endnotes" Target="endnotes.xml"/>
  <Relationship Id="rComments" Type="http://schemas.openxmlformats.org/officeDocument/2006/relationships/comments" Target="comments.xml"/>
  <Relationship Id="rHeader" Type="http://schemas.openxmlformats.org/officeDocument/2006/relationships/header" Target="header1.xml"/>
  <Relationship Id="rFooter" Type="http://schemas.openxmlformats.org/officeDocument/2006/relationships/footer" Target="footer1.xml"/>
  <Relationship Id="rImage1" Type="http://schemas.openxmlformats.org/officeDocument/2006/relationships/image" Target="media/image1.png"/>
  <Relationship Id="rImage2" Type="http://schemas.openxmlformats.org/officeDocument/2006/relationships/image" Target="media/image2.png"/>
  <Relationship Id="rLink" Type="http://schemas.openxmlformats.org/officeDocument/2006/relationships/hyperlink" Target="https://example.invalid/safe" TargetMode="External"/>
</Relationships>
</file>

<file path=docProps/app.xml><?xml version="1.0" encoding="utf-8"?>
<Properties xmlns="http://schemas.openxmlformats.org/officeDocument/2006/extended-properties">
  <Application>WordConvert Fixture Generator</Application>
  <Company>Example Publisher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Fixture Corpus</dc:title>
  <dc:creator>Ada Example</dc:creator>
  <dc:subject>Testing</dc:subject>
  <dc:description>Generated, public-domain test content</dc:description>
  <dc:language>en-GB</dc:language>
  <dcterms:created>2024-01-01T00:00:00Z</dcterms:created>
  <dcterms:modified>2024-01-02T00:00:00Z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1.2.3</vt:lpwstr>
  </property>
</Properties>
</file>