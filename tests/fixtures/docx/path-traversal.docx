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svg" ContentType="image/svg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  <Relationship Id="rId4" Type="http://schemas.openxmlformats.org/officeDocument/2006/relationships/custom-properties" Target="docProps/custom.xml"/>
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a="http://schemas.openxmlformats.org/drawingml/2006/main" xmlns:wp="http://schemas.openxmlformats.org/drawingml/2006/wordprocessingDrawing" xmlns:pic="http://schemas.openxmlformats.org/drawingml/2006/picture">
  <w:body>
    <w:p>
      <w:pPr>
        <w:pStyle w:val="Title"/>
      </w:pPr>
      <w:r>
        <w:t>Fixture Corpus</w:t>
      </w:r>
    </w:p>
    <w:p>
      <w:pPr>
        <w:pStyle w:val="Subtitle"/>
      </w:pPr>
      <w:r>
        <w:t>Cover subtitle</w:t>
      </w:r>
    </w:p>
    <w:p>
      <w:pPr>
        <w:pStyle w:val="Author"/>
      </w:pPr>
      <w:r>
        <w:t>Ada Example</w:t>
      </w:r>
    </w:p>
    <w:p>
      <w:pPr>
        <w:pStyle w:val="Heading1"/>
      </w:pPr>
      <w:r>
        <w:t>Standard heading</w:t>
      </w:r>
    </w:p>
    <w:p>
      <w:pPr>
        <w:pStyle w:val="CustomHeading"/>
      </w:pPr>
      <w:r>
        <w:t>Custom heading</w:t>
      </w:r>
    </w:p>
    <w:p>
      <w:pPr>
        <w:numPr>
          <w:ilvl w:val="0"/>
          <w:numId w:val="1"/>
        </w:numPr>
      </w:pPr>
      <w:r>
        <w:t>List item</w:t>
      </w:r>
    </w:p>
    <w:p>
      <w:pPr>
        <w:numPr>
          <w:ilvl w:val="1"/>
          <w:numId w:val="1"/>
        </w:numPr>
      </w:pPr>
      <w:r>
        <w:t>Nested item</w:t>
      </w:r>
    </w:p>
    <w:tbl>
      <w:tr>
        <w:tc>
          <w:p>
            <w:r>
              <w:t>Table cell</w:t>
            </w:r>
          </w:p>
        </w:tc>
      </w:tr>
    </w:tbl>
    <w:p>
      <w:hyperlink r:id="rLink">
        <w:r>
          <w:t>Safe hyperlink</w:t>
        </w:r>
      </w:hyperlink>
    </w:p>
    <w:p>
      <w:commentRangeStart w:id="0"/>
      <w:ins w:id="1" w:author="Editor" w:date="2024-01-01T00:00:00Z">
        <w:r>
          <w:t>Inserted text</w:t>
        </w:r>
      </w:ins>
      <w:del w:id="2" w:author="Editor" w:date="2024-01-01T00:00:00Z">
        <w:r>
          <w:delText>Deleted text</w:delText>
        </w:r>
      </w:del>
      <w:commentRangeEnd w:id="0"/>
      <w:r>
        <w:footnoteReference w:id="1"/>
        <w:endnoteReference w:id="1"/>
      </w:r>
    </w:p>
    <w:p>
      <w:r>
        <w:t>Unicode: café, Ελληνικά, 中文, 😀</w:t>
      </w:r>
    </w:p>
    <w:p>
      <w:pPr>
        <w:bidi/>
      </w:pPr>
      <w:r>
        <w:rPr>
          <w:rtl/>
          <w:lang w:bidi="ar-SA"/>
        </w:rPr>
        <w:t>مرحبا بالعالم</w:t>
      </w:r>
    </w:p>
    <w:p>
      <m:oMath>
        <m:f>
          <m:num>
            <m:r>
              <m:t>1</m:t>
            </m:r>
          </m:num>
          <m:den>
            <m:r>
              <m:t>2</m:t>
            </m:r>
          </m:den>
        </m:f>
      </m:oMath>
    </w:p>
    <w:p>
      <m:oMathPara>
        <m:oMath>
          <m:rad>
            <m:deg/>
            <m:e>
              <m:r>
                <m:t>x</m:t>
              </m:r>
            </m:e>
          </m:rad>
          <m:sSup>
            <m:e>
              <m:r>
                <m:t>x</m:t>
              </m:r>
            </m:e>
            <m:sup>
              <m:r>
                <m:t>2</m:t>
              </m:r>
            </m:sup>
          </m:sSup>
          <m:sSub>
            <m:e>
              <m:r>
                <m:t>a</m:t>
              </m:r>
            </m:e>
            <m:sub>
              <m:r>
                <m:t>i</m:t>
              </m:r>
            </m:sub>
          </m:sSub>
          <m:m>
            <m:mr>
              <m:e>
                <m:r>
                  <m:t>1</m:t>
                </m:r>
              </m:e>
              <m:e>
                <m:r>
                  <m:t>0</m:t>
                </m:r>
              </m:e>
            </m:mr>
          </m:m>
        </m:oMath>
      </m:oMathPara>
    </w:p>
    <w:p>
      <w:r>
        <w:drawing>
          <wp:inline>
            <a:graphic>
              <a:graphicData>
                <pic:pic>
                  <pic:blipFill>
                    <a:blip r:embed="rImage1"/>
                  </pic:blipFill>
                </pic:pic>
              </a:graphicData>
            </a:graphic>
          </wp:inline>
        </w:drawing>
      </w:r>
    </w:p>
    <w:p>
      <w:r>
        <w:drawing>
          <wp:inline>
            <a:graphic>
              <a:graphicData>
                <pic:pic>
                  <pic:blipFill>
                    <a:blip r:embed="rImage2"/>
                  </pic:blipFill>
                </pic:pic>
              </a:graphicData>
            </a:graphic>
          </wp:inline>
        </w:drawing>
      </w:r>
    </w:p>
    <w:sectPr>
      <w:headerReference w:type="default" r:id="rHeader"/>
      <w:footerReference w:type="default" r:id="rFooter"/>
    </w:sectPr>
  </w:body>
</w:document>
</file>

<file path=../outside.xml><?xml version="1.0" encoding="utf-8"?>
<outside/>
</file>